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28A84" w14:textId="285B8915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810A06">
        <w:rPr>
          <w:color w:val="7030A0"/>
          <w:rPrChange w:id="0" w:author="studentcoll" w:date="2026-09-30T13:51:00Z">
            <w:rPr/>
          </w:rPrChange>
        </w:rPr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</w:r>
      <w:r w:rsidRPr="00810A06">
        <w:rPr>
          <w:color w:val="7030A0"/>
          <w:rPrChange w:id="1" w:author="studentcoll" w:date="2026-09-30T13:51:00Z">
            <w:rPr/>
          </w:rPrChange>
        </w:rPr>
        <w:t>3. АЛУ</w:t>
      </w:r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Жёсткий диск, </w:t>
      </w:r>
      <w:proofErr w:type="spellStart"/>
      <w:r>
        <w:t>флешка</w:t>
      </w:r>
      <w:proofErr w:type="spellEnd"/>
      <w:r>
        <w:br/>
      </w:r>
      <w:r w:rsidRPr="00810A06">
        <w:rPr>
          <w:color w:val="7030A0"/>
          <w:rPrChange w:id="2" w:author="studentcoll" w:date="2026-09-30T13:51:00Z">
            <w:rPr/>
          </w:rPrChange>
        </w:rPr>
        <w:t>2. ОЗУ и ПЗУ</w:t>
      </w:r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</w:r>
      <w:r w:rsidRPr="00810A06">
        <w:rPr>
          <w:color w:val="7030A0"/>
          <w:rPrChange w:id="3" w:author="studentcoll" w:date="2026-09-30T13:51:00Z">
            <w:rPr/>
          </w:rPrChange>
        </w:rPr>
        <w:t>2. В двоичной</w:t>
      </w:r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  <w:t>2. 45</w:t>
      </w:r>
      <w:r>
        <w:br/>
        <w:t>3. 47</w:t>
      </w:r>
      <w:r>
        <w:br/>
      </w:r>
      <w:r w:rsidRPr="00810A06">
        <w:rPr>
          <w:color w:val="7030A0"/>
          <w:rPrChange w:id="4" w:author="studentcoll" w:date="2026-09-30T13:51:00Z">
            <w:rPr/>
          </w:rPrChange>
        </w:rPr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810A06">
        <w:rPr>
          <w:color w:val="7030A0"/>
          <w:rPrChange w:id="5" w:author="studentcoll" w:date="2026-09-30T13:52:00Z">
            <w:rPr/>
          </w:rPrChange>
        </w:rPr>
        <w:t>2. И</w:t>
      </w:r>
      <w:r>
        <w:br/>
        <w:t>3. НЕ</w:t>
      </w:r>
      <w:r>
        <w:br/>
        <w:t>4. Исключающее ИЛИ</w:t>
      </w:r>
      <w:r>
        <w:br/>
      </w:r>
      <w:r>
        <w:br/>
        <w:t>А7. Результат операции 1 И 0 И 1 равен:</w:t>
      </w:r>
      <w:r>
        <w:br/>
      </w:r>
      <w:r>
        <w:br/>
        <w:t>1. 1</w:t>
      </w:r>
      <w:r>
        <w:br/>
      </w:r>
      <w:r w:rsidRPr="00810A06">
        <w:rPr>
          <w:color w:val="7030A0"/>
          <w:rPrChange w:id="6" w:author="studentcoll" w:date="2026-09-30T13:52:00Z">
            <w:rPr/>
          </w:rPrChange>
        </w:rPr>
        <w:t>2. 0</w:t>
      </w:r>
      <w:r>
        <w:br/>
      </w:r>
      <w:r>
        <w:lastRenderedPageBreak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</w:r>
      <w:r w:rsidRPr="00810A06">
        <w:rPr>
          <w:color w:val="7030A0"/>
          <w:rPrChange w:id="7" w:author="studentcoll" w:date="2026-09-30T13:52:00Z">
            <w:rPr/>
          </w:rPrChange>
        </w:rPr>
        <w:t>1. 2 входа, 2 выхода</w:t>
      </w:r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  <w:t>1. S=0, P=1</w:t>
      </w:r>
      <w:r>
        <w:br/>
        <w:t>2. S=1, P=0</w:t>
      </w:r>
      <w:r>
        <w:br/>
      </w:r>
      <w:r w:rsidRPr="00810A06">
        <w:rPr>
          <w:color w:val="7030A0"/>
          <w:rPrChange w:id="8" w:author="studentcoll" w:date="2026-09-30T13:52:00Z">
            <w:rPr/>
          </w:rPrChange>
        </w:rPr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</w:r>
      <w:r w:rsidRPr="00810A06">
        <w:rPr>
          <w:color w:val="7030A0"/>
          <w:rPrChange w:id="9" w:author="studentcoll" w:date="2026-09-30T13:52:00Z">
            <w:rPr/>
          </w:rPrChange>
        </w:rPr>
        <w:t>3. Устройство управления (УУ)</w:t>
      </w:r>
      <w:r>
        <w:br/>
        <w:t>4. Кэш-память</w:t>
      </w:r>
      <w:r>
        <w:br/>
      </w:r>
    </w:p>
    <w:p w14:paraId="49A270B9" w14:textId="77777777" w:rsidR="00DD6A97" w:rsidRDefault="005E5381" w:rsidP="005E5381">
      <w:pPr>
        <w:pStyle w:val="a3"/>
        <w:rPr>
          <w:ins w:id="10" w:author="studentcoll" w:date="2026-09-30T13:54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r>
        <w:br/>
      </w:r>
      <w:r>
        <w:br/>
        <w:t>Б2. Сложите двоичные числа: 1011₂ + 1101₂. Ответ запишите в двоичной и десятичной системах.</w:t>
      </w:r>
    </w:p>
    <w:p w14:paraId="5230AF79" w14:textId="6136DC34" w:rsidR="00DD6A97" w:rsidRDefault="00DD6A97" w:rsidP="005E5381">
      <w:pPr>
        <w:pStyle w:val="a3"/>
        <w:rPr>
          <w:ins w:id="11" w:author="studentcoll" w:date="2026-09-30T13:57:00Z"/>
          <w:color w:val="7030A0"/>
        </w:rPr>
      </w:pPr>
      <w:ins w:id="12" w:author="studentcoll" w:date="2026-09-30T13:57:00Z">
        <w:r>
          <w:rPr>
            <w:color w:val="7030A0"/>
          </w:rPr>
          <w:t>Двоичная</w:t>
        </w:r>
      </w:ins>
      <w:ins w:id="13" w:author="studentcoll" w:date="2026-09-30T13:58:00Z">
        <w:r>
          <w:rPr>
            <w:color w:val="7030A0"/>
          </w:rPr>
          <w:t>:</w:t>
        </w:r>
      </w:ins>
      <w:ins w:id="14" w:author="studentcoll" w:date="2026-09-30T13:57:00Z">
        <w:r>
          <w:rPr>
            <w:color w:val="7030A0"/>
          </w:rPr>
          <w:t xml:space="preserve"> </w:t>
        </w:r>
      </w:ins>
      <w:ins w:id="15" w:author="studentcoll" w:date="2026-09-30T13:55:00Z">
        <w:r w:rsidRPr="00DD6A97">
          <w:rPr>
            <w:color w:val="7030A0"/>
            <w:rPrChange w:id="16" w:author="studentcoll" w:date="2026-09-30T13:55:00Z">
              <w:rPr/>
            </w:rPrChange>
          </w:rPr>
          <w:t xml:space="preserve">11000 </w:t>
        </w:r>
      </w:ins>
    </w:p>
    <w:p w14:paraId="7B25E01A" w14:textId="77133C5A" w:rsidR="00DD6A97" w:rsidRDefault="00DD6A97" w:rsidP="005E5381">
      <w:pPr>
        <w:pStyle w:val="a3"/>
        <w:rPr>
          <w:ins w:id="17" w:author="studentcoll" w:date="2026-09-30T13:58:00Z"/>
        </w:rPr>
      </w:pPr>
      <w:ins w:id="18" w:author="studentcoll" w:date="2026-09-30T13:57:00Z">
        <w:r>
          <w:rPr>
            <w:color w:val="7030A0"/>
          </w:rPr>
          <w:t xml:space="preserve">Десятичная: </w:t>
        </w:r>
      </w:ins>
      <w:ins w:id="19" w:author="studentcoll" w:date="2026-09-30T13:54:00Z">
        <w:r w:rsidRPr="00DD6A97">
          <w:rPr>
            <w:color w:val="7030A0"/>
            <w:rPrChange w:id="20" w:author="studentcoll" w:date="2026-09-30T13:55:00Z">
              <w:rPr/>
            </w:rPrChange>
          </w:rPr>
          <w:t>24</w:t>
        </w:r>
      </w:ins>
      <w:r w:rsidR="005E5381">
        <w:br/>
      </w:r>
      <w:r w:rsidR="005E5381">
        <w:br/>
        <w:t>Б3. Постройте таблицу истинности для логического выражения: F = (A И B) ИЛИ (НЕ C)</w:t>
      </w:r>
      <w:r w:rsidR="005E5381"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DD6A97" w14:paraId="7F4E67BD" w14:textId="77777777" w:rsidTr="00DD6A97">
        <w:trPr>
          <w:ins w:id="21" w:author="studentcoll" w:date="2026-09-30T14:01:00Z"/>
        </w:trPr>
        <w:tc>
          <w:tcPr>
            <w:tcW w:w="1557" w:type="dxa"/>
          </w:tcPr>
          <w:p w14:paraId="6634321D" w14:textId="75A254EE" w:rsidR="00DD6A97" w:rsidRPr="00EE7C5F" w:rsidRDefault="00DD6A97" w:rsidP="005E5381">
            <w:pPr>
              <w:pStyle w:val="a3"/>
              <w:rPr>
                <w:ins w:id="22" w:author="studentcoll" w:date="2026-09-30T14:01:00Z"/>
                <w:color w:val="7030A0"/>
                <w:rPrChange w:id="23" w:author="studentcoll" w:date="2026-09-30T14:06:00Z">
                  <w:rPr>
                    <w:ins w:id="24" w:author="studentcoll" w:date="2026-09-30T14:01:00Z"/>
                  </w:rPr>
                </w:rPrChange>
              </w:rPr>
            </w:pPr>
            <w:ins w:id="25" w:author="studentcoll" w:date="2026-09-30T14:01:00Z">
              <w:r w:rsidRPr="00EE7C5F">
                <w:rPr>
                  <w:color w:val="7030A0"/>
                  <w:rPrChange w:id="26" w:author="studentcoll" w:date="2026-09-30T14:06:00Z">
                    <w:rPr/>
                  </w:rPrChange>
                </w:rPr>
                <w:t>А</w:t>
              </w:r>
            </w:ins>
          </w:p>
        </w:tc>
        <w:tc>
          <w:tcPr>
            <w:tcW w:w="1557" w:type="dxa"/>
          </w:tcPr>
          <w:p w14:paraId="7B736FB4" w14:textId="6FA1133D" w:rsidR="00DD6A97" w:rsidRPr="00EE7C5F" w:rsidRDefault="00DD6A97" w:rsidP="005E5381">
            <w:pPr>
              <w:pStyle w:val="a3"/>
              <w:rPr>
                <w:ins w:id="27" w:author="studentcoll" w:date="2026-09-30T14:01:00Z"/>
                <w:color w:val="7030A0"/>
                <w:rPrChange w:id="28" w:author="studentcoll" w:date="2026-09-30T14:06:00Z">
                  <w:rPr>
                    <w:ins w:id="29" w:author="studentcoll" w:date="2026-09-30T14:01:00Z"/>
                  </w:rPr>
                </w:rPrChange>
              </w:rPr>
            </w:pPr>
            <w:ins w:id="30" w:author="studentcoll" w:date="2026-09-30T14:01:00Z">
              <w:r w:rsidRPr="00EE7C5F">
                <w:rPr>
                  <w:color w:val="7030A0"/>
                  <w:rPrChange w:id="31" w:author="studentcoll" w:date="2026-09-30T14:06:00Z">
                    <w:rPr/>
                  </w:rPrChange>
                </w:rPr>
                <w:t>В</w:t>
              </w:r>
            </w:ins>
          </w:p>
        </w:tc>
        <w:tc>
          <w:tcPr>
            <w:tcW w:w="1557" w:type="dxa"/>
          </w:tcPr>
          <w:p w14:paraId="16913F2F" w14:textId="116BF0D7" w:rsidR="00DD6A97" w:rsidRPr="00EE7C5F" w:rsidRDefault="00DD6A97" w:rsidP="005E5381">
            <w:pPr>
              <w:pStyle w:val="a3"/>
              <w:rPr>
                <w:ins w:id="32" w:author="studentcoll" w:date="2026-09-30T14:01:00Z"/>
                <w:color w:val="7030A0"/>
                <w:rPrChange w:id="33" w:author="studentcoll" w:date="2026-09-30T14:06:00Z">
                  <w:rPr>
                    <w:ins w:id="34" w:author="studentcoll" w:date="2026-09-30T14:01:00Z"/>
                  </w:rPr>
                </w:rPrChange>
              </w:rPr>
            </w:pPr>
            <w:ins w:id="35" w:author="studentcoll" w:date="2026-09-30T14:01:00Z">
              <w:r w:rsidRPr="00EE7C5F">
                <w:rPr>
                  <w:color w:val="7030A0"/>
                  <w:rPrChange w:id="36" w:author="studentcoll" w:date="2026-09-30T14:06:00Z">
                    <w:rPr/>
                  </w:rPrChange>
                </w:rPr>
                <w:t>С</w:t>
              </w:r>
            </w:ins>
          </w:p>
        </w:tc>
        <w:tc>
          <w:tcPr>
            <w:tcW w:w="1558" w:type="dxa"/>
          </w:tcPr>
          <w:p w14:paraId="5D31AC0A" w14:textId="75032E4F" w:rsidR="00DD6A97" w:rsidRPr="00EE7C5F" w:rsidRDefault="00DD6A97" w:rsidP="005E5381">
            <w:pPr>
              <w:pStyle w:val="a3"/>
              <w:rPr>
                <w:ins w:id="37" w:author="studentcoll" w:date="2026-09-30T14:01:00Z"/>
                <w:color w:val="7030A0"/>
                <w:rPrChange w:id="38" w:author="studentcoll" w:date="2026-09-30T14:06:00Z">
                  <w:rPr>
                    <w:ins w:id="39" w:author="studentcoll" w:date="2026-09-30T14:01:00Z"/>
                  </w:rPr>
                </w:rPrChange>
              </w:rPr>
            </w:pPr>
            <w:ins w:id="40" w:author="studentcoll" w:date="2026-09-30T14:01:00Z">
              <w:r w:rsidRPr="00EE7C5F">
                <w:rPr>
                  <w:color w:val="7030A0"/>
                  <w:rPrChange w:id="41" w:author="studentcoll" w:date="2026-09-30T14:06:00Z">
                    <w:rPr/>
                  </w:rPrChange>
                </w:rPr>
                <w:t>и</w:t>
              </w:r>
            </w:ins>
          </w:p>
        </w:tc>
        <w:tc>
          <w:tcPr>
            <w:tcW w:w="1558" w:type="dxa"/>
          </w:tcPr>
          <w:p w14:paraId="55A1DDCA" w14:textId="2E909E87" w:rsidR="00DD6A97" w:rsidRPr="00EE7C5F" w:rsidRDefault="00DD6A97" w:rsidP="005E5381">
            <w:pPr>
              <w:pStyle w:val="a3"/>
              <w:rPr>
                <w:ins w:id="42" w:author="studentcoll" w:date="2026-09-30T14:01:00Z"/>
                <w:color w:val="7030A0"/>
                <w:rPrChange w:id="43" w:author="studentcoll" w:date="2026-09-30T14:06:00Z">
                  <w:rPr>
                    <w:ins w:id="44" w:author="studentcoll" w:date="2026-09-30T14:01:00Z"/>
                  </w:rPr>
                </w:rPrChange>
              </w:rPr>
            </w:pPr>
            <w:ins w:id="45" w:author="studentcoll" w:date="2026-09-30T14:01:00Z">
              <w:r w:rsidRPr="00EE7C5F">
                <w:rPr>
                  <w:color w:val="7030A0"/>
                  <w:rPrChange w:id="46" w:author="studentcoll" w:date="2026-09-30T14:06:00Z">
                    <w:rPr/>
                  </w:rPrChange>
                </w:rPr>
                <w:t>не</w:t>
              </w:r>
            </w:ins>
          </w:p>
        </w:tc>
        <w:tc>
          <w:tcPr>
            <w:tcW w:w="1558" w:type="dxa"/>
          </w:tcPr>
          <w:p w14:paraId="3DC66646" w14:textId="4BC9B44B" w:rsidR="00DD6A97" w:rsidRPr="00EE7C5F" w:rsidRDefault="00DD6A97" w:rsidP="005E5381">
            <w:pPr>
              <w:pStyle w:val="a3"/>
              <w:rPr>
                <w:ins w:id="47" w:author="studentcoll" w:date="2026-09-30T14:01:00Z"/>
                <w:color w:val="7030A0"/>
                <w:rPrChange w:id="48" w:author="studentcoll" w:date="2026-09-30T14:06:00Z">
                  <w:rPr>
                    <w:ins w:id="49" w:author="studentcoll" w:date="2026-09-30T14:01:00Z"/>
                  </w:rPr>
                </w:rPrChange>
              </w:rPr>
            </w:pPr>
            <w:ins w:id="50" w:author="studentcoll" w:date="2026-09-30T14:01:00Z">
              <w:r w:rsidRPr="00EE7C5F">
                <w:rPr>
                  <w:color w:val="7030A0"/>
                  <w:rPrChange w:id="51" w:author="studentcoll" w:date="2026-09-30T14:06:00Z">
                    <w:rPr/>
                  </w:rPrChange>
                </w:rPr>
                <w:t>Или</w:t>
              </w:r>
            </w:ins>
          </w:p>
        </w:tc>
      </w:tr>
      <w:tr w:rsidR="00DD6A97" w14:paraId="282B2BCE" w14:textId="77777777" w:rsidTr="00DD6A97">
        <w:trPr>
          <w:ins w:id="52" w:author="studentcoll" w:date="2026-09-30T14:01:00Z"/>
        </w:trPr>
        <w:tc>
          <w:tcPr>
            <w:tcW w:w="1557" w:type="dxa"/>
          </w:tcPr>
          <w:p w14:paraId="7DEEB578" w14:textId="14168ECB" w:rsidR="00DD6A97" w:rsidRPr="00EE7C5F" w:rsidRDefault="00DD6A97" w:rsidP="005E5381">
            <w:pPr>
              <w:pStyle w:val="a3"/>
              <w:rPr>
                <w:ins w:id="53" w:author="studentcoll" w:date="2026-09-30T14:01:00Z"/>
                <w:color w:val="7030A0"/>
                <w:rPrChange w:id="54" w:author="studentcoll" w:date="2026-09-30T14:06:00Z">
                  <w:rPr>
                    <w:ins w:id="55" w:author="studentcoll" w:date="2026-09-30T14:01:00Z"/>
                  </w:rPr>
                </w:rPrChange>
              </w:rPr>
            </w:pPr>
            <w:ins w:id="56" w:author="studentcoll" w:date="2026-09-30T14:01:00Z">
              <w:r w:rsidRPr="00EE7C5F">
                <w:rPr>
                  <w:color w:val="7030A0"/>
                  <w:rPrChange w:id="57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49B4A784" w14:textId="4070CAA7" w:rsidR="00DD6A97" w:rsidRPr="00EE7C5F" w:rsidRDefault="00DD6A97" w:rsidP="005E5381">
            <w:pPr>
              <w:pStyle w:val="a3"/>
              <w:rPr>
                <w:ins w:id="58" w:author="studentcoll" w:date="2026-09-30T14:01:00Z"/>
                <w:color w:val="7030A0"/>
                <w:rPrChange w:id="59" w:author="studentcoll" w:date="2026-09-30T14:06:00Z">
                  <w:rPr>
                    <w:ins w:id="60" w:author="studentcoll" w:date="2026-09-30T14:01:00Z"/>
                  </w:rPr>
                </w:rPrChange>
              </w:rPr>
            </w:pPr>
            <w:ins w:id="61" w:author="studentcoll" w:date="2026-09-30T14:01:00Z">
              <w:r w:rsidRPr="00EE7C5F">
                <w:rPr>
                  <w:color w:val="7030A0"/>
                  <w:rPrChange w:id="62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328B5496" w14:textId="421B3864" w:rsidR="00DD6A97" w:rsidRPr="00EE7C5F" w:rsidRDefault="00DD6A97" w:rsidP="005E5381">
            <w:pPr>
              <w:pStyle w:val="a3"/>
              <w:rPr>
                <w:ins w:id="63" w:author="studentcoll" w:date="2026-09-30T14:01:00Z"/>
                <w:color w:val="7030A0"/>
                <w:rPrChange w:id="64" w:author="studentcoll" w:date="2026-09-30T14:06:00Z">
                  <w:rPr>
                    <w:ins w:id="65" w:author="studentcoll" w:date="2026-09-30T14:01:00Z"/>
                  </w:rPr>
                </w:rPrChange>
              </w:rPr>
            </w:pPr>
            <w:ins w:id="66" w:author="studentcoll" w:date="2026-09-30T14:01:00Z">
              <w:r w:rsidRPr="00EE7C5F">
                <w:rPr>
                  <w:color w:val="7030A0"/>
                  <w:rPrChange w:id="67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2638CBF8" w14:textId="5F002F90" w:rsidR="00DD6A97" w:rsidRPr="00EE7C5F" w:rsidRDefault="00EE7C5F" w:rsidP="005E5381">
            <w:pPr>
              <w:pStyle w:val="a3"/>
              <w:rPr>
                <w:ins w:id="68" w:author="studentcoll" w:date="2026-09-30T14:01:00Z"/>
                <w:color w:val="7030A0"/>
                <w:rPrChange w:id="69" w:author="studentcoll" w:date="2026-09-30T14:06:00Z">
                  <w:rPr>
                    <w:ins w:id="70" w:author="studentcoll" w:date="2026-09-30T14:01:00Z"/>
                  </w:rPr>
                </w:rPrChange>
              </w:rPr>
            </w:pPr>
            <w:ins w:id="71" w:author="studentcoll" w:date="2026-09-30T14:04:00Z">
              <w:r w:rsidRPr="00EE7C5F">
                <w:rPr>
                  <w:color w:val="7030A0"/>
                  <w:rPrChange w:id="72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6BF5BBE3" w14:textId="252DA378" w:rsidR="00DD6A97" w:rsidRPr="00EE7C5F" w:rsidRDefault="00EE7C5F" w:rsidP="005E5381">
            <w:pPr>
              <w:pStyle w:val="a3"/>
              <w:rPr>
                <w:ins w:id="73" w:author="studentcoll" w:date="2026-09-30T14:01:00Z"/>
                <w:color w:val="7030A0"/>
                <w:rPrChange w:id="74" w:author="studentcoll" w:date="2026-09-30T14:06:00Z">
                  <w:rPr>
                    <w:ins w:id="75" w:author="studentcoll" w:date="2026-09-30T14:01:00Z"/>
                  </w:rPr>
                </w:rPrChange>
              </w:rPr>
            </w:pPr>
            <w:ins w:id="76" w:author="studentcoll" w:date="2026-09-30T14:05:00Z">
              <w:r w:rsidRPr="00EE7C5F">
                <w:rPr>
                  <w:color w:val="7030A0"/>
                  <w:rPrChange w:id="77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4D35E8A7" w14:textId="62E50B9B" w:rsidR="00DD6A97" w:rsidRPr="00EE7C5F" w:rsidRDefault="00EE7C5F" w:rsidP="005E5381">
            <w:pPr>
              <w:pStyle w:val="a3"/>
              <w:rPr>
                <w:ins w:id="78" w:author="studentcoll" w:date="2026-09-30T14:01:00Z"/>
                <w:color w:val="7030A0"/>
                <w:rPrChange w:id="79" w:author="studentcoll" w:date="2026-09-30T14:06:00Z">
                  <w:rPr>
                    <w:ins w:id="80" w:author="studentcoll" w:date="2026-09-30T14:01:00Z"/>
                  </w:rPr>
                </w:rPrChange>
              </w:rPr>
            </w:pPr>
            <w:ins w:id="81" w:author="studentcoll" w:date="2026-09-30T14:05:00Z">
              <w:r w:rsidRPr="00EE7C5F">
                <w:rPr>
                  <w:color w:val="7030A0"/>
                  <w:rPrChange w:id="82" w:author="studentcoll" w:date="2026-09-30T14:06:00Z">
                    <w:rPr/>
                  </w:rPrChange>
                </w:rPr>
                <w:t>1</w:t>
              </w:r>
            </w:ins>
          </w:p>
        </w:tc>
      </w:tr>
      <w:tr w:rsidR="00DD6A97" w14:paraId="70B2166D" w14:textId="77777777" w:rsidTr="00DD6A97">
        <w:trPr>
          <w:ins w:id="83" w:author="studentcoll" w:date="2026-09-30T14:01:00Z"/>
        </w:trPr>
        <w:tc>
          <w:tcPr>
            <w:tcW w:w="1557" w:type="dxa"/>
          </w:tcPr>
          <w:p w14:paraId="1B3C4F36" w14:textId="1DDEB6FD" w:rsidR="00DD6A97" w:rsidRPr="00EE7C5F" w:rsidRDefault="00DD6A97" w:rsidP="005E5381">
            <w:pPr>
              <w:pStyle w:val="a3"/>
              <w:rPr>
                <w:ins w:id="84" w:author="studentcoll" w:date="2026-09-30T14:01:00Z"/>
                <w:color w:val="7030A0"/>
                <w:rPrChange w:id="85" w:author="studentcoll" w:date="2026-09-30T14:06:00Z">
                  <w:rPr>
                    <w:ins w:id="86" w:author="studentcoll" w:date="2026-09-30T14:01:00Z"/>
                  </w:rPr>
                </w:rPrChange>
              </w:rPr>
            </w:pPr>
            <w:ins w:id="87" w:author="studentcoll" w:date="2026-09-30T14:01:00Z">
              <w:r w:rsidRPr="00EE7C5F">
                <w:rPr>
                  <w:color w:val="7030A0"/>
                  <w:rPrChange w:id="88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73B78821" w14:textId="52C65604" w:rsidR="00DD6A97" w:rsidRPr="00EE7C5F" w:rsidRDefault="00DD6A97" w:rsidP="005E5381">
            <w:pPr>
              <w:pStyle w:val="a3"/>
              <w:rPr>
                <w:ins w:id="89" w:author="studentcoll" w:date="2026-09-30T14:01:00Z"/>
                <w:color w:val="7030A0"/>
                <w:rPrChange w:id="90" w:author="studentcoll" w:date="2026-09-30T14:06:00Z">
                  <w:rPr>
                    <w:ins w:id="91" w:author="studentcoll" w:date="2026-09-30T14:01:00Z"/>
                  </w:rPr>
                </w:rPrChange>
              </w:rPr>
            </w:pPr>
            <w:ins w:id="92" w:author="studentcoll" w:date="2026-09-30T14:01:00Z">
              <w:r w:rsidRPr="00EE7C5F">
                <w:rPr>
                  <w:color w:val="7030A0"/>
                  <w:rPrChange w:id="93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62EE5F0F" w14:textId="1892CCC5" w:rsidR="00DD6A97" w:rsidRPr="00EE7C5F" w:rsidRDefault="00DD6A97" w:rsidP="005E5381">
            <w:pPr>
              <w:pStyle w:val="a3"/>
              <w:rPr>
                <w:ins w:id="94" w:author="studentcoll" w:date="2026-09-30T14:01:00Z"/>
                <w:color w:val="7030A0"/>
                <w:rPrChange w:id="95" w:author="studentcoll" w:date="2026-09-30T14:06:00Z">
                  <w:rPr>
                    <w:ins w:id="96" w:author="studentcoll" w:date="2026-09-30T14:01:00Z"/>
                  </w:rPr>
                </w:rPrChange>
              </w:rPr>
            </w:pPr>
            <w:ins w:id="97" w:author="studentcoll" w:date="2026-09-30T14:01:00Z">
              <w:r w:rsidRPr="00EE7C5F">
                <w:rPr>
                  <w:color w:val="7030A0"/>
                  <w:rPrChange w:id="98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6DC1B310" w14:textId="07FB316C" w:rsidR="00DD6A97" w:rsidRPr="00EE7C5F" w:rsidRDefault="00EE7C5F" w:rsidP="005E5381">
            <w:pPr>
              <w:pStyle w:val="a3"/>
              <w:rPr>
                <w:ins w:id="99" w:author="studentcoll" w:date="2026-09-30T14:01:00Z"/>
                <w:color w:val="7030A0"/>
                <w:rPrChange w:id="100" w:author="studentcoll" w:date="2026-09-30T14:06:00Z">
                  <w:rPr>
                    <w:ins w:id="101" w:author="studentcoll" w:date="2026-09-30T14:01:00Z"/>
                  </w:rPr>
                </w:rPrChange>
              </w:rPr>
            </w:pPr>
            <w:ins w:id="102" w:author="studentcoll" w:date="2026-09-30T14:05:00Z">
              <w:r w:rsidRPr="00EE7C5F">
                <w:rPr>
                  <w:color w:val="7030A0"/>
                  <w:rPrChange w:id="103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3AFF6D3E" w14:textId="4AA3B63B" w:rsidR="00DD6A97" w:rsidRPr="00EE7C5F" w:rsidRDefault="00EE7C5F" w:rsidP="005E5381">
            <w:pPr>
              <w:pStyle w:val="a3"/>
              <w:rPr>
                <w:ins w:id="104" w:author="studentcoll" w:date="2026-09-30T14:01:00Z"/>
                <w:color w:val="7030A0"/>
                <w:rPrChange w:id="105" w:author="studentcoll" w:date="2026-09-30T14:06:00Z">
                  <w:rPr>
                    <w:ins w:id="106" w:author="studentcoll" w:date="2026-09-30T14:01:00Z"/>
                  </w:rPr>
                </w:rPrChange>
              </w:rPr>
            </w:pPr>
            <w:ins w:id="107" w:author="studentcoll" w:date="2026-09-30T14:05:00Z">
              <w:r w:rsidRPr="00EE7C5F">
                <w:rPr>
                  <w:color w:val="7030A0"/>
                  <w:rPrChange w:id="108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740EA3E2" w14:textId="0592BF8B" w:rsidR="00DD6A97" w:rsidRPr="00EE7C5F" w:rsidRDefault="00EE7C5F" w:rsidP="005E5381">
            <w:pPr>
              <w:pStyle w:val="a3"/>
              <w:rPr>
                <w:ins w:id="109" w:author="studentcoll" w:date="2026-09-30T14:01:00Z"/>
                <w:color w:val="7030A0"/>
                <w:rPrChange w:id="110" w:author="studentcoll" w:date="2026-09-30T14:06:00Z">
                  <w:rPr>
                    <w:ins w:id="111" w:author="studentcoll" w:date="2026-09-30T14:01:00Z"/>
                  </w:rPr>
                </w:rPrChange>
              </w:rPr>
            </w:pPr>
            <w:ins w:id="112" w:author="studentcoll" w:date="2026-09-30T14:05:00Z">
              <w:r w:rsidRPr="00EE7C5F">
                <w:rPr>
                  <w:color w:val="7030A0"/>
                  <w:rPrChange w:id="113" w:author="studentcoll" w:date="2026-09-30T14:06:00Z">
                    <w:rPr/>
                  </w:rPrChange>
                </w:rPr>
                <w:t>0</w:t>
              </w:r>
            </w:ins>
          </w:p>
        </w:tc>
      </w:tr>
      <w:tr w:rsidR="00DD6A97" w14:paraId="39C78F2B" w14:textId="77777777" w:rsidTr="00DD6A97">
        <w:trPr>
          <w:ins w:id="114" w:author="studentcoll" w:date="2026-09-30T14:01:00Z"/>
        </w:trPr>
        <w:tc>
          <w:tcPr>
            <w:tcW w:w="1557" w:type="dxa"/>
          </w:tcPr>
          <w:p w14:paraId="7B134137" w14:textId="041ED218" w:rsidR="00DD6A97" w:rsidRPr="00EE7C5F" w:rsidRDefault="00DD6A97" w:rsidP="005E5381">
            <w:pPr>
              <w:pStyle w:val="a3"/>
              <w:rPr>
                <w:ins w:id="115" w:author="studentcoll" w:date="2026-09-30T14:01:00Z"/>
                <w:color w:val="7030A0"/>
                <w:rPrChange w:id="116" w:author="studentcoll" w:date="2026-09-30T14:06:00Z">
                  <w:rPr>
                    <w:ins w:id="117" w:author="studentcoll" w:date="2026-09-30T14:01:00Z"/>
                  </w:rPr>
                </w:rPrChange>
              </w:rPr>
            </w:pPr>
            <w:ins w:id="118" w:author="studentcoll" w:date="2026-09-30T14:01:00Z">
              <w:r w:rsidRPr="00EE7C5F">
                <w:rPr>
                  <w:color w:val="7030A0"/>
                  <w:rPrChange w:id="119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2CB9D14B" w14:textId="2D6E8F74" w:rsidR="00DD6A97" w:rsidRPr="00EE7C5F" w:rsidRDefault="00DD6A97" w:rsidP="005E5381">
            <w:pPr>
              <w:pStyle w:val="a3"/>
              <w:rPr>
                <w:ins w:id="120" w:author="studentcoll" w:date="2026-09-30T14:01:00Z"/>
                <w:color w:val="7030A0"/>
                <w:rPrChange w:id="121" w:author="studentcoll" w:date="2026-09-30T14:06:00Z">
                  <w:rPr>
                    <w:ins w:id="122" w:author="studentcoll" w:date="2026-09-30T14:01:00Z"/>
                  </w:rPr>
                </w:rPrChange>
              </w:rPr>
            </w:pPr>
            <w:ins w:id="123" w:author="studentcoll" w:date="2026-09-30T14:01:00Z">
              <w:r w:rsidRPr="00EE7C5F">
                <w:rPr>
                  <w:color w:val="7030A0"/>
                  <w:rPrChange w:id="124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6F9EFCE4" w14:textId="0582197B" w:rsidR="00DD6A97" w:rsidRPr="00EE7C5F" w:rsidRDefault="00DD6A97" w:rsidP="005E5381">
            <w:pPr>
              <w:pStyle w:val="a3"/>
              <w:rPr>
                <w:ins w:id="125" w:author="studentcoll" w:date="2026-09-30T14:01:00Z"/>
                <w:color w:val="7030A0"/>
                <w:rPrChange w:id="126" w:author="studentcoll" w:date="2026-09-30T14:06:00Z">
                  <w:rPr>
                    <w:ins w:id="127" w:author="studentcoll" w:date="2026-09-30T14:01:00Z"/>
                  </w:rPr>
                </w:rPrChange>
              </w:rPr>
            </w:pPr>
            <w:ins w:id="128" w:author="studentcoll" w:date="2026-09-30T14:01:00Z">
              <w:r w:rsidRPr="00EE7C5F">
                <w:rPr>
                  <w:color w:val="7030A0"/>
                  <w:rPrChange w:id="129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41589E14" w14:textId="69CADD42" w:rsidR="00DD6A97" w:rsidRPr="00EE7C5F" w:rsidRDefault="00EE7C5F" w:rsidP="005E5381">
            <w:pPr>
              <w:pStyle w:val="a3"/>
              <w:rPr>
                <w:ins w:id="130" w:author="studentcoll" w:date="2026-09-30T14:01:00Z"/>
                <w:color w:val="7030A0"/>
                <w:rPrChange w:id="131" w:author="studentcoll" w:date="2026-09-30T14:06:00Z">
                  <w:rPr>
                    <w:ins w:id="132" w:author="studentcoll" w:date="2026-09-30T14:01:00Z"/>
                  </w:rPr>
                </w:rPrChange>
              </w:rPr>
            </w:pPr>
            <w:ins w:id="133" w:author="studentcoll" w:date="2026-09-30T14:05:00Z">
              <w:r w:rsidRPr="00EE7C5F">
                <w:rPr>
                  <w:color w:val="7030A0"/>
                  <w:rPrChange w:id="134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7FB54ACA" w14:textId="26971BCC" w:rsidR="00DD6A97" w:rsidRPr="00EE7C5F" w:rsidRDefault="00EE7C5F" w:rsidP="005E5381">
            <w:pPr>
              <w:pStyle w:val="a3"/>
              <w:rPr>
                <w:ins w:id="135" w:author="studentcoll" w:date="2026-09-30T14:01:00Z"/>
                <w:color w:val="7030A0"/>
                <w:rPrChange w:id="136" w:author="studentcoll" w:date="2026-09-30T14:06:00Z">
                  <w:rPr>
                    <w:ins w:id="137" w:author="studentcoll" w:date="2026-09-30T14:01:00Z"/>
                  </w:rPr>
                </w:rPrChange>
              </w:rPr>
            </w:pPr>
            <w:ins w:id="138" w:author="studentcoll" w:date="2026-09-30T14:05:00Z">
              <w:r w:rsidRPr="00EE7C5F">
                <w:rPr>
                  <w:color w:val="7030A0"/>
                  <w:rPrChange w:id="139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69032C4E" w14:textId="0E122D64" w:rsidR="00DD6A97" w:rsidRPr="00EE7C5F" w:rsidRDefault="00EE7C5F" w:rsidP="005E5381">
            <w:pPr>
              <w:pStyle w:val="a3"/>
              <w:rPr>
                <w:ins w:id="140" w:author="studentcoll" w:date="2026-09-30T14:01:00Z"/>
                <w:color w:val="7030A0"/>
                <w:rPrChange w:id="141" w:author="studentcoll" w:date="2026-09-30T14:06:00Z">
                  <w:rPr>
                    <w:ins w:id="142" w:author="studentcoll" w:date="2026-09-30T14:01:00Z"/>
                  </w:rPr>
                </w:rPrChange>
              </w:rPr>
            </w:pPr>
            <w:ins w:id="143" w:author="studentcoll" w:date="2026-09-30T14:05:00Z">
              <w:r w:rsidRPr="00EE7C5F">
                <w:rPr>
                  <w:color w:val="7030A0"/>
                  <w:rPrChange w:id="144" w:author="studentcoll" w:date="2026-09-30T14:06:00Z">
                    <w:rPr/>
                  </w:rPrChange>
                </w:rPr>
                <w:t>1</w:t>
              </w:r>
            </w:ins>
          </w:p>
        </w:tc>
      </w:tr>
      <w:tr w:rsidR="00DD6A97" w14:paraId="248F20F2" w14:textId="77777777" w:rsidTr="00DD6A97">
        <w:trPr>
          <w:ins w:id="145" w:author="studentcoll" w:date="2026-09-30T14:01:00Z"/>
        </w:trPr>
        <w:tc>
          <w:tcPr>
            <w:tcW w:w="1557" w:type="dxa"/>
          </w:tcPr>
          <w:p w14:paraId="37CC2E80" w14:textId="70BF5475" w:rsidR="00DD6A97" w:rsidRPr="00EE7C5F" w:rsidRDefault="00DD6A97" w:rsidP="005E5381">
            <w:pPr>
              <w:pStyle w:val="a3"/>
              <w:rPr>
                <w:ins w:id="146" w:author="studentcoll" w:date="2026-09-30T14:01:00Z"/>
                <w:color w:val="7030A0"/>
                <w:rPrChange w:id="147" w:author="studentcoll" w:date="2026-09-30T14:06:00Z">
                  <w:rPr>
                    <w:ins w:id="148" w:author="studentcoll" w:date="2026-09-30T14:01:00Z"/>
                  </w:rPr>
                </w:rPrChange>
              </w:rPr>
            </w:pPr>
            <w:ins w:id="149" w:author="studentcoll" w:date="2026-09-30T14:02:00Z">
              <w:r w:rsidRPr="00EE7C5F">
                <w:rPr>
                  <w:color w:val="7030A0"/>
                  <w:rPrChange w:id="150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2F20C216" w14:textId="190F0855" w:rsidR="00DD6A97" w:rsidRPr="00EE7C5F" w:rsidRDefault="00DD6A97" w:rsidP="005E5381">
            <w:pPr>
              <w:pStyle w:val="a3"/>
              <w:rPr>
                <w:ins w:id="151" w:author="studentcoll" w:date="2026-09-30T14:01:00Z"/>
                <w:color w:val="7030A0"/>
                <w:rPrChange w:id="152" w:author="studentcoll" w:date="2026-09-30T14:06:00Z">
                  <w:rPr>
                    <w:ins w:id="153" w:author="studentcoll" w:date="2026-09-30T14:01:00Z"/>
                  </w:rPr>
                </w:rPrChange>
              </w:rPr>
            </w:pPr>
            <w:ins w:id="154" w:author="studentcoll" w:date="2026-09-30T14:02:00Z">
              <w:r w:rsidRPr="00EE7C5F">
                <w:rPr>
                  <w:color w:val="7030A0"/>
                  <w:rPrChange w:id="155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16C29AD0" w14:textId="6B1829F8" w:rsidR="00DD6A97" w:rsidRPr="00EE7C5F" w:rsidRDefault="00DD6A97" w:rsidP="005E5381">
            <w:pPr>
              <w:pStyle w:val="a3"/>
              <w:rPr>
                <w:ins w:id="156" w:author="studentcoll" w:date="2026-09-30T14:01:00Z"/>
                <w:color w:val="7030A0"/>
                <w:rPrChange w:id="157" w:author="studentcoll" w:date="2026-09-30T14:06:00Z">
                  <w:rPr>
                    <w:ins w:id="158" w:author="studentcoll" w:date="2026-09-30T14:01:00Z"/>
                  </w:rPr>
                </w:rPrChange>
              </w:rPr>
            </w:pPr>
            <w:ins w:id="159" w:author="studentcoll" w:date="2026-09-30T14:02:00Z">
              <w:r w:rsidRPr="00EE7C5F">
                <w:rPr>
                  <w:color w:val="7030A0"/>
                  <w:rPrChange w:id="160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42B9E8B7" w14:textId="6A64055B" w:rsidR="00DD6A97" w:rsidRPr="00EE7C5F" w:rsidRDefault="00EE7C5F" w:rsidP="005E5381">
            <w:pPr>
              <w:pStyle w:val="a3"/>
              <w:rPr>
                <w:ins w:id="161" w:author="studentcoll" w:date="2026-09-30T14:01:00Z"/>
                <w:color w:val="7030A0"/>
                <w:rPrChange w:id="162" w:author="studentcoll" w:date="2026-09-30T14:06:00Z">
                  <w:rPr>
                    <w:ins w:id="163" w:author="studentcoll" w:date="2026-09-30T14:01:00Z"/>
                  </w:rPr>
                </w:rPrChange>
              </w:rPr>
            </w:pPr>
            <w:ins w:id="164" w:author="studentcoll" w:date="2026-09-30T14:05:00Z">
              <w:r w:rsidRPr="00EE7C5F">
                <w:rPr>
                  <w:color w:val="7030A0"/>
                  <w:rPrChange w:id="165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7121956F" w14:textId="1A2E5E76" w:rsidR="00DD6A97" w:rsidRPr="00EE7C5F" w:rsidRDefault="00EE7C5F" w:rsidP="005E5381">
            <w:pPr>
              <w:pStyle w:val="a3"/>
              <w:rPr>
                <w:ins w:id="166" w:author="studentcoll" w:date="2026-09-30T14:01:00Z"/>
                <w:color w:val="7030A0"/>
                <w:rPrChange w:id="167" w:author="studentcoll" w:date="2026-09-30T14:06:00Z">
                  <w:rPr>
                    <w:ins w:id="168" w:author="studentcoll" w:date="2026-09-30T14:01:00Z"/>
                  </w:rPr>
                </w:rPrChange>
              </w:rPr>
            </w:pPr>
            <w:ins w:id="169" w:author="studentcoll" w:date="2026-09-30T14:05:00Z">
              <w:r w:rsidRPr="00EE7C5F">
                <w:rPr>
                  <w:color w:val="7030A0"/>
                  <w:rPrChange w:id="170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306EC52D" w14:textId="7FEA85A4" w:rsidR="00DD6A97" w:rsidRPr="00EE7C5F" w:rsidRDefault="00EE7C5F" w:rsidP="005E5381">
            <w:pPr>
              <w:pStyle w:val="a3"/>
              <w:rPr>
                <w:ins w:id="171" w:author="studentcoll" w:date="2026-09-30T14:01:00Z"/>
                <w:color w:val="7030A0"/>
                <w:rPrChange w:id="172" w:author="studentcoll" w:date="2026-09-30T14:06:00Z">
                  <w:rPr>
                    <w:ins w:id="173" w:author="studentcoll" w:date="2026-09-30T14:01:00Z"/>
                  </w:rPr>
                </w:rPrChange>
              </w:rPr>
            </w:pPr>
            <w:ins w:id="174" w:author="studentcoll" w:date="2026-09-30T14:05:00Z">
              <w:r w:rsidRPr="00EE7C5F">
                <w:rPr>
                  <w:color w:val="7030A0"/>
                  <w:rPrChange w:id="175" w:author="studentcoll" w:date="2026-09-30T14:06:00Z">
                    <w:rPr/>
                  </w:rPrChange>
                </w:rPr>
                <w:t>0</w:t>
              </w:r>
            </w:ins>
          </w:p>
        </w:tc>
      </w:tr>
      <w:tr w:rsidR="00DD6A97" w14:paraId="0EA810E1" w14:textId="77777777" w:rsidTr="00DD6A97">
        <w:trPr>
          <w:ins w:id="176" w:author="studentcoll" w:date="2026-09-30T14:01:00Z"/>
        </w:trPr>
        <w:tc>
          <w:tcPr>
            <w:tcW w:w="1557" w:type="dxa"/>
          </w:tcPr>
          <w:p w14:paraId="21EFB656" w14:textId="7717F374" w:rsidR="00DD6A97" w:rsidRPr="00EE7C5F" w:rsidRDefault="00DD6A97" w:rsidP="005E5381">
            <w:pPr>
              <w:pStyle w:val="a3"/>
              <w:rPr>
                <w:ins w:id="177" w:author="studentcoll" w:date="2026-09-30T14:01:00Z"/>
                <w:color w:val="7030A0"/>
                <w:rPrChange w:id="178" w:author="studentcoll" w:date="2026-09-30T14:06:00Z">
                  <w:rPr>
                    <w:ins w:id="179" w:author="studentcoll" w:date="2026-09-30T14:01:00Z"/>
                  </w:rPr>
                </w:rPrChange>
              </w:rPr>
            </w:pPr>
            <w:ins w:id="180" w:author="studentcoll" w:date="2026-09-30T14:02:00Z">
              <w:r w:rsidRPr="00EE7C5F">
                <w:rPr>
                  <w:color w:val="7030A0"/>
                  <w:rPrChange w:id="181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0432D398" w14:textId="6CE39928" w:rsidR="00DD6A97" w:rsidRPr="00EE7C5F" w:rsidRDefault="00DD6A97" w:rsidP="005E5381">
            <w:pPr>
              <w:pStyle w:val="a3"/>
              <w:rPr>
                <w:ins w:id="182" w:author="studentcoll" w:date="2026-09-30T14:01:00Z"/>
                <w:color w:val="7030A0"/>
                <w:rPrChange w:id="183" w:author="studentcoll" w:date="2026-09-30T14:06:00Z">
                  <w:rPr>
                    <w:ins w:id="184" w:author="studentcoll" w:date="2026-09-30T14:01:00Z"/>
                  </w:rPr>
                </w:rPrChange>
              </w:rPr>
            </w:pPr>
            <w:ins w:id="185" w:author="studentcoll" w:date="2026-09-30T14:02:00Z">
              <w:r w:rsidRPr="00EE7C5F">
                <w:rPr>
                  <w:color w:val="7030A0"/>
                  <w:rPrChange w:id="186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2CEC133C" w14:textId="727782A6" w:rsidR="00DD6A97" w:rsidRPr="00EE7C5F" w:rsidRDefault="00DD6A97" w:rsidP="005E5381">
            <w:pPr>
              <w:pStyle w:val="a3"/>
              <w:rPr>
                <w:ins w:id="187" w:author="studentcoll" w:date="2026-09-30T14:01:00Z"/>
                <w:color w:val="7030A0"/>
                <w:rPrChange w:id="188" w:author="studentcoll" w:date="2026-09-30T14:06:00Z">
                  <w:rPr>
                    <w:ins w:id="189" w:author="studentcoll" w:date="2026-09-30T14:01:00Z"/>
                  </w:rPr>
                </w:rPrChange>
              </w:rPr>
            </w:pPr>
            <w:ins w:id="190" w:author="studentcoll" w:date="2026-09-30T14:02:00Z">
              <w:r w:rsidRPr="00EE7C5F">
                <w:rPr>
                  <w:color w:val="7030A0"/>
                  <w:rPrChange w:id="191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77AAB44B" w14:textId="6315EE4B" w:rsidR="00DD6A97" w:rsidRPr="00EE7C5F" w:rsidRDefault="00EE7C5F" w:rsidP="005E5381">
            <w:pPr>
              <w:pStyle w:val="a3"/>
              <w:rPr>
                <w:ins w:id="192" w:author="studentcoll" w:date="2026-09-30T14:01:00Z"/>
                <w:color w:val="7030A0"/>
                <w:rPrChange w:id="193" w:author="studentcoll" w:date="2026-09-30T14:06:00Z">
                  <w:rPr>
                    <w:ins w:id="194" w:author="studentcoll" w:date="2026-09-30T14:01:00Z"/>
                  </w:rPr>
                </w:rPrChange>
              </w:rPr>
            </w:pPr>
            <w:ins w:id="195" w:author="studentcoll" w:date="2026-09-30T14:05:00Z">
              <w:r w:rsidRPr="00EE7C5F">
                <w:rPr>
                  <w:color w:val="7030A0"/>
                  <w:rPrChange w:id="196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6AD396BB" w14:textId="5B45F381" w:rsidR="00DD6A97" w:rsidRPr="00EE7C5F" w:rsidRDefault="00EE7C5F" w:rsidP="005E5381">
            <w:pPr>
              <w:pStyle w:val="a3"/>
              <w:rPr>
                <w:ins w:id="197" w:author="studentcoll" w:date="2026-09-30T14:01:00Z"/>
                <w:color w:val="7030A0"/>
                <w:rPrChange w:id="198" w:author="studentcoll" w:date="2026-09-30T14:06:00Z">
                  <w:rPr>
                    <w:ins w:id="199" w:author="studentcoll" w:date="2026-09-30T14:01:00Z"/>
                  </w:rPr>
                </w:rPrChange>
              </w:rPr>
            </w:pPr>
            <w:ins w:id="200" w:author="studentcoll" w:date="2026-09-30T14:05:00Z">
              <w:r w:rsidRPr="00EE7C5F">
                <w:rPr>
                  <w:color w:val="7030A0"/>
                  <w:rPrChange w:id="201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524A7CF1" w14:textId="259B8032" w:rsidR="00DD6A97" w:rsidRPr="00EE7C5F" w:rsidRDefault="00EE7C5F" w:rsidP="005E5381">
            <w:pPr>
              <w:pStyle w:val="a3"/>
              <w:rPr>
                <w:ins w:id="202" w:author="studentcoll" w:date="2026-09-30T14:01:00Z"/>
                <w:color w:val="7030A0"/>
                <w:rPrChange w:id="203" w:author="studentcoll" w:date="2026-09-30T14:06:00Z">
                  <w:rPr>
                    <w:ins w:id="204" w:author="studentcoll" w:date="2026-09-30T14:01:00Z"/>
                  </w:rPr>
                </w:rPrChange>
              </w:rPr>
            </w:pPr>
            <w:ins w:id="205" w:author="studentcoll" w:date="2026-09-30T14:05:00Z">
              <w:r w:rsidRPr="00EE7C5F">
                <w:rPr>
                  <w:color w:val="7030A0"/>
                  <w:rPrChange w:id="206" w:author="studentcoll" w:date="2026-09-30T14:06:00Z">
                    <w:rPr/>
                  </w:rPrChange>
                </w:rPr>
                <w:t>1</w:t>
              </w:r>
            </w:ins>
          </w:p>
        </w:tc>
      </w:tr>
      <w:tr w:rsidR="00DD6A97" w14:paraId="63C9E6D7" w14:textId="77777777" w:rsidTr="00DD6A97">
        <w:trPr>
          <w:ins w:id="207" w:author="studentcoll" w:date="2026-09-30T14:01:00Z"/>
        </w:trPr>
        <w:tc>
          <w:tcPr>
            <w:tcW w:w="1557" w:type="dxa"/>
          </w:tcPr>
          <w:p w14:paraId="609C4DB8" w14:textId="1033D9E1" w:rsidR="00DD6A97" w:rsidRPr="00EE7C5F" w:rsidRDefault="00DD6A97" w:rsidP="005E5381">
            <w:pPr>
              <w:pStyle w:val="a3"/>
              <w:rPr>
                <w:ins w:id="208" w:author="studentcoll" w:date="2026-09-30T14:01:00Z"/>
                <w:color w:val="7030A0"/>
                <w:rPrChange w:id="209" w:author="studentcoll" w:date="2026-09-30T14:06:00Z">
                  <w:rPr>
                    <w:ins w:id="210" w:author="studentcoll" w:date="2026-09-30T14:01:00Z"/>
                  </w:rPr>
                </w:rPrChange>
              </w:rPr>
            </w:pPr>
            <w:ins w:id="211" w:author="studentcoll" w:date="2026-09-30T14:02:00Z">
              <w:r w:rsidRPr="00EE7C5F">
                <w:rPr>
                  <w:color w:val="7030A0"/>
                  <w:rPrChange w:id="212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675E7EB5" w14:textId="2C59E85C" w:rsidR="00DD6A97" w:rsidRPr="00EE7C5F" w:rsidRDefault="00DD6A97" w:rsidP="005E5381">
            <w:pPr>
              <w:pStyle w:val="a3"/>
              <w:rPr>
                <w:ins w:id="213" w:author="studentcoll" w:date="2026-09-30T14:01:00Z"/>
                <w:color w:val="7030A0"/>
                <w:rPrChange w:id="214" w:author="studentcoll" w:date="2026-09-30T14:06:00Z">
                  <w:rPr>
                    <w:ins w:id="215" w:author="studentcoll" w:date="2026-09-30T14:01:00Z"/>
                  </w:rPr>
                </w:rPrChange>
              </w:rPr>
            </w:pPr>
            <w:ins w:id="216" w:author="studentcoll" w:date="2026-09-30T14:02:00Z">
              <w:r w:rsidRPr="00EE7C5F">
                <w:rPr>
                  <w:color w:val="7030A0"/>
                  <w:rPrChange w:id="217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7" w:type="dxa"/>
          </w:tcPr>
          <w:p w14:paraId="2F2FD10D" w14:textId="6DDC0287" w:rsidR="00DD6A97" w:rsidRPr="00EE7C5F" w:rsidRDefault="00DD6A97" w:rsidP="005E5381">
            <w:pPr>
              <w:pStyle w:val="a3"/>
              <w:rPr>
                <w:ins w:id="218" w:author="studentcoll" w:date="2026-09-30T14:01:00Z"/>
                <w:color w:val="7030A0"/>
                <w:rPrChange w:id="219" w:author="studentcoll" w:date="2026-09-30T14:06:00Z">
                  <w:rPr>
                    <w:ins w:id="220" w:author="studentcoll" w:date="2026-09-30T14:01:00Z"/>
                  </w:rPr>
                </w:rPrChange>
              </w:rPr>
            </w:pPr>
            <w:ins w:id="221" w:author="studentcoll" w:date="2026-09-30T14:02:00Z">
              <w:r w:rsidRPr="00EE7C5F">
                <w:rPr>
                  <w:color w:val="7030A0"/>
                  <w:rPrChange w:id="222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5873BDC2" w14:textId="5991B9F5" w:rsidR="00DD6A97" w:rsidRPr="00EE7C5F" w:rsidRDefault="00EE7C5F" w:rsidP="005E5381">
            <w:pPr>
              <w:pStyle w:val="a3"/>
              <w:rPr>
                <w:ins w:id="223" w:author="studentcoll" w:date="2026-09-30T14:01:00Z"/>
                <w:color w:val="7030A0"/>
                <w:rPrChange w:id="224" w:author="studentcoll" w:date="2026-09-30T14:06:00Z">
                  <w:rPr>
                    <w:ins w:id="225" w:author="studentcoll" w:date="2026-09-30T14:01:00Z"/>
                  </w:rPr>
                </w:rPrChange>
              </w:rPr>
            </w:pPr>
            <w:ins w:id="226" w:author="studentcoll" w:date="2026-09-30T14:05:00Z">
              <w:r w:rsidRPr="00EE7C5F">
                <w:rPr>
                  <w:color w:val="7030A0"/>
                  <w:rPrChange w:id="227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6B4393BD" w14:textId="4697C3E5" w:rsidR="00DD6A97" w:rsidRPr="00EE7C5F" w:rsidRDefault="00EE7C5F" w:rsidP="005E5381">
            <w:pPr>
              <w:pStyle w:val="a3"/>
              <w:rPr>
                <w:ins w:id="228" w:author="studentcoll" w:date="2026-09-30T14:01:00Z"/>
                <w:color w:val="7030A0"/>
                <w:rPrChange w:id="229" w:author="studentcoll" w:date="2026-09-30T14:06:00Z">
                  <w:rPr>
                    <w:ins w:id="230" w:author="studentcoll" w:date="2026-09-30T14:01:00Z"/>
                  </w:rPr>
                </w:rPrChange>
              </w:rPr>
            </w:pPr>
            <w:ins w:id="231" w:author="studentcoll" w:date="2026-09-30T14:05:00Z">
              <w:r w:rsidRPr="00EE7C5F">
                <w:rPr>
                  <w:color w:val="7030A0"/>
                  <w:rPrChange w:id="232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1A87B8D1" w14:textId="47430481" w:rsidR="00DD6A97" w:rsidRPr="00EE7C5F" w:rsidRDefault="00EE7C5F" w:rsidP="005E5381">
            <w:pPr>
              <w:pStyle w:val="a3"/>
              <w:rPr>
                <w:ins w:id="233" w:author="studentcoll" w:date="2026-09-30T14:01:00Z"/>
                <w:color w:val="7030A0"/>
                <w:rPrChange w:id="234" w:author="studentcoll" w:date="2026-09-30T14:06:00Z">
                  <w:rPr>
                    <w:ins w:id="235" w:author="studentcoll" w:date="2026-09-30T14:01:00Z"/>
                  </w:rPr>
                </w:rPrChange>
              </w:rPr>
            </w:pPr>
            <w:ins w:id="236" w:author="studentcoll" w:date="2026-09-30T14:05:00Z">
              <w:r w:rsidRPr="00EE7C5F">
                <w:rPr>
                  <w:color w:val="7030A0"/>
                  <w:rPrChange w:id="237" w:author="studentcoll" w:date="2026-09-30T14:06:00Z">
                    <w:rPr/>
                  </w:rPrChange>
                </w:rPr>
                <w:t>1</w:t>
              </w:r>
            </w:ins>
          </w:p>
        </w:tc>
      </w:tr>
      <w:tr w:rsidR="00DD6A97" w14:paraId="674FA60E" w14:textId="77777777" w:rsidTr="00DD6A97">
        <w:trPr>
          <w:ins w:id="238" w:author="studentcoll" w:date="2026-09-30T14:01:00Z"/>
        </w:trPr>
        <w:tc>
          <w:tcPr>
            <w:tcW w:w="1557" w:type="dxa"/>
          </w:tcPr>
          <w:p w14:paraId="53A9B9CB" w14:textId="303A5904" w:rsidR="00DD6A97" w:rsidRPr="00EE7C5F" w:rsidRDefault="00DD6A97" w:rsidP="005E5381">
            <w:pPr>
              <w:pStyle w:val="a3"/>
              <w:rPr>
                <w:ins w:id="239" w:author="studentcoll" w:date="2026-09-30T14:01:00Z"/>
                <w:color w:val="7030A0"/>
                <w:rPrChange w:id="240" w:author="studentcoll" w:date="2026-09-30T14:06:00Z">
                  <w:rPr>
                    <w:ins w:id="241" w:author="studentcoll" w:date="2026-09-30T14:01:00Z"/>
                  </w:rPr>
                </w:rPrChange>
              </w:rPr>
            </w:pPr>
            <w:ins w:id="242" w:author="studentcoll" w:date="2026-09-30T14:02:00Z">
              <w:r w:rsidRPr="00EE7C5F">
                <w:rPr>
                  <w:color w:val="7030A0"/>
                  <w:rPrChange w:id="243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31498BF8" w14:textId="4975C4D8" w:rsidR="00DD6A97" w:rsidRPr="00EE7C5F" w:rsidRDefault="00DD6A97" w:rsidP="005E5381">
            <w:pPr>
              <w:pStyle w:val="a3"/>
              <w:rPr>
                <w:ins w:id="244" w:author="studentcoll" w:date="2026-09-30T14:01:00Z"/>
                <w:color w:val="7030A0"/>
                <w:rPrChange w:id="245" w:author="studentcoll" w:date="2026-09-30T14:06:00Z">
                  <w:rPr>
                    <w:ins w:id="246" w:author="studentcoll" w:date="2026-09-30T14:01:00Z"/>
                  </w:rPr>
                </w:rPrChange>
              </w:rPr>
            </w:pPr>
            <w:ins w:id="247" w:author="studentcoll" w:date="2026-09-30T14:02:00Z">
              <w:r w:rsidRPr="00EE7C5F">
                <w:rPr>
                  <w:color w:val="7030A0"/>
                  <w:rPrChange w:id="248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6D8B8028" w14:textId="460D7CDE" w:rsidR="00DD6A97" w:rsidRPr="00EE7C5F" w:rsidRDefault="00DD6A97" w:rsidP="005E5381">
            <w:pPr>
              <w:pStyle w:val="a3"/>
              <w:rPr>
                <w:ins w:id="249" w:author="studentcoll" w:date="2026-09-30T14:01:00Z"/>
                <w:color w:val="7030A0"/>
                <w:rPrChange w:id="250" w:author="studentcoll" w:date="2026-09-30T14:06:00Z">
                  <w:rPr>
                    <w:ins w:id="251" w:author="studentcoll" w:date="2026-09-30T14:01:00Z"/>
                  </w:rPr>
                </w:rPrChange>
              </w:rPr>
            </w:pPr>
            <w:ins w:id="252" w:author="studentcoll" w:date="2026-09-30T14:02:00Z">
              <w:r w:rsidRPr="00EE7C5F">
                <w:rPr>
                  <w:color w:val="7030A0"/>
                  <w:rPrChange w:id="253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1BC08149" w14:textId="71109A4F" w:rsidR="00DD6A97" w:rsidRPr="00EE7C5F" w:rsidRDefault="00EE7C5F" w:rsidP="005E5381">
            <w:pPr>
              <w:pStyle w:val="a3"/>
              <w:rPr>
                <w:ins w:id="254" w:author="studentcoll" w:date="2026-09-30T14:01:00Z"/>
                <w:color w:val="7030A0"/>
                <w:rPrChange w:id="255" w:author="studentcoll" w:date="2026-09-30T14:06:00Z">
                  <w:rPr>
                    <w:ins w:id="256" w:author="studentcoll" w:date="2026-09-30T14:01:00Z"/>
                  </w:rPr>
                </w:rPrChange>
              </w:rPr>
            </w:pPr>
            <w:ins w:id="257" w:author="studentcoll" w:date="2026-09-30T14:05:00Z">
              <w:r w:rsidRPr="00EE7C5F">
                <w:rPr>
                  <w:color w:val="7030A0"/>
                  <w:rPrChange w:id="258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432C7FA6" w14:textId="24FCB38D" w:rsidR="00DD6A97" w:rsidRPr="00EE7C5F" w:rsidRDefault="00EE7C5F" w:rsidP="005E5381">
            <w:pPr>
              <w:pStyle w:val="a3"/>
              <w:rPr>
                <w:ins w:id="259" w:author="studentcoll" w:date="2026-09-30T14:01:00Z"/>
                <w:color w:val="7030A0"/>
                <w:rPrChange w:id="260" w:author="studentcoll" w:date="2026-09-30T14:06:00Z">
                  <w:rPr>
                    <w:ins w:id="261" w:author="studentcoll" w:date="2026-09-30T14:01:00Z"/>
                  </w:rPr>
                </w:rPrChange>
              </w:rPr>
            </w:pPr>
            <w:ins w:id="262" w:author="studentcoll" w:date="2026-09-30T14:05:00Z">
              <w:r w:rsidRPr="00EE7C5F">
                <w:rPr>
                  <w:color w:val="7030A0"/>
                  <w:rPrChange w:id="263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1D29CAA4" w14:textId="0D80DC9A" w:rsidR="00DD6A97" w:rsidRPr="00EE7C5F" w:rsidRDefault="00EE7C5F" w:rsidP="005E5381">
            <w:pPr>
              <w:pStyle w:val="a3"/>
              <w:rPr>
                <w:ins w:id="264" w:author="studentcoll" w:date="2026-09-30T14:01:00Z"/>
                <w:color w:val="7030A0"/>
                <w:rPrChange w:id="265" w:author="studentcoll" w:date="2026-09-30T14:06:00Z">
                  <w:rPr>
                    <w:ins w:id="266" w:author="studentcoll" w:date="2026-09-30T14:01:00Z"/>
                  </w:rPr>
                </w:rPrChange>
              </w:rPr>
            </w:pPr>
            <w:ins w:id="267" w:author="studentcoll" w:date="2026-09-30T14:05:00Z">
              <w:r w:rsidRPr="00EE7C5F">
                <w:rPr>
                  <w:color w:val="7030A0"/>
                  <w:rPrChange w:id="268" w:author="studentcoll" w:date="2026-09-30T14:06:00Z">
                    <w:rPr/>
                  </w:rPrChange>
                </w:rPr>
                <w:t>1</w:t>
              </w:r>
            </w:ins>
          </w:p>
        </w:tc>
      </w:tr>
      <w:tr w:rsidR="00EE7C5F" w14:paraId="36A186D8" w14:textId="77777777" w:rsidTr="00DD6A97">
        <w:trPr>
          <w:ins w:id="269" w:author="studentcoll" w:date="2026-09-30T14:04:00Z"/>
        </w:trPr>
        <w:tc>
          <w:tcPr>
            <w:tcW w:w="1557" w:type="dxa"/>
          </w:tcPr>
          <w:p w14:paraId="68EA1621" w14:textId="6DBECD6E" w:rsidR="00EE7C5F" w:rsidRPr="00EE7C5F" w:rsidRDefault="00EE7C5F" w:rsidP="005E5381">
            <w:pPr>
              <w:pStyle w:val="a3"/>
              <w:rPr>
                <w:ins w:id="270" w:author="studentcoll" w:date="2026-09-30T14:04:00Z"/>
                <w:color w:val="7030A0"/>
                <w:rPrChange w:id="271" w:author="studentcoll" w:date="2026-09-30T14:06:00Z">
                  <w:rPr>
                    <w:ins w:id="272" w:author="studentcoll" w:date="2026-09-30T14:04:00Z"/>
                  </w:rPr>
                </w:rPrChange>
              </w:rPr>
            </w:pPr>
            <w:ins w:id="273" w:author="studentcoll" w:date="2026-09-30T14:04:00Z">
              <w:r w:rsidRPr="00EE7C5F">
                <w:rPr>
                  <w:color w:val="7030A0"/>
                  <w:rPrChange w:id="274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775FD9B6" w14:textId="4BDBE14F" w:rsidR="00EE7C5F" w:rsidRPr="00EE7C5F" w:rsidRDefault="00EE7C5F" w:rsidP="005E5381">
            <w:pPr>
              <w:pStyle w:val="a3"/>
              <w:rPr>
                <w:ins w:id="275" w:author="studentcoll" w:date="2026-09-30T14:04:00Z"/>
                <w:color w:val="7030A0"/>
                <w:rPrChange w:id="276" w:author="studentcoll" w:date="2026-09-30T14:06:00Z">
                  <w:rPr>
                    <w:ins w:id="277" w:author="studentcoll" w:date="2026-09-30T14:04:00Z"/>
                  </w:rPr>
                </w:rPrChange>
              </w:rPr>
            </w:pPr>
            <w:ins w:id="278" w:author="studentcoll" w:date="2026-09-30T14:04:00Z">
              <w:r w:rsidRPr="00EE7C5F">
                <w:rPr>
                  <w:color w:val="7030A0"/>
                  <w:rPrChange w:id="279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7" w:type="dxa"/>
          </w:tcPr>
          <w:p w14:paraId="33300046" w14:textId="4D5F605A" w:rsidR="00EE7C5F" w:rsidRPr="00EE7C5F" w:rsidRDefault="00EE7C5F" w:rsidP="005E5381">
            <w:pPr>
              <w:pStyle w:val="a3"/>
              <w:rPr>
                <w:ins w:id="280" w:author="studentcoll" w:date="2026-09-30T14:04:00Z"/>
                <w:color w:val="7030A0"/>
                <w:rPrChange w:id="281" w:author="studentcoll" w:date="2026-09-30T14:06:00Z">
                  <w:rPr>
                    <w:ins w:id="282" w:author="studentcoll" w:date="2026-09-30T14:04:00Z"/>
                  </w:rPr>
                </w:rPrChange>
              </w:rPr>
            </w:pPr>
            <w:ins w:id="283" w:author="studentcoll" w:date="2026-09-30T14:04:00Z">
              <w:r w:rsidRPr="00EE7C5F">
                <w:rPr>
                  <w:color w:val="7030A0"/>
                  <w:rPrChange w:id="284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5387394C" w14:textId="239BB226" w:rsidR="00EE7C5F" w:rsidRPr="00EE7C5F" w:rsidRDefault="00EE7C5F" w:rsidP="005E5381">
            <w:pPr>
              <w:pStyle w:val="a3"/>
              <w:rPr>
                <w:ins w:id="285" w:author="studentcoll" w:date="2026-09-30T14:04:00Z"/>
                <w:color w:val="7030A0"/>
                <w:rPrChange w:id="286" w:author="studentcoll" w:date="2026-09-30T14:06:00Z">
                  <w:rPr>
                    <w:ins w:id="287" w:author="studentcoll" w:date="2026-09-30T14:04:00Z"/>
                  </w:rPr>
                </w:rPrChange>
              </w:rPr>
            </w:pPr>
            <w:ins w:id="288" w:author="studentcoll" w:date="2026-09-30T14:05:00Z">
              <w:r w:rsidRPr="00EE7C5F">
                <w:rPr>
                  <w:color w:val="7030A0"/>
                  <w:rPrChange w:id="289" w:author="studentcoll" w:date="2026-09-30T14:06:00Z">
                    <w:rPr/>
                  </w:rPrChange>
                </w:rPr>
                <w:t>1</w:t>
              </w:r>
            </w:ins>
          </w:p>
        </w:tc>
        <w:tc>
          <w:tcPr>
            <w:tcW w:w="1558" w:type="dxa"/>
          </w:tcPr>
          <w:p w14:paraId="05ADF779" w14:textId="3CE1EE94" w:rsidR="00EE7C5F" w:rsidRPr="00EE7C5F" w:rsidRDefault="00EE7C5F" w:rsidP="005E5381">
            <w:pPr>
              <w:pStyle w:val="a3"/>
              <w:rPr>
                <w:ins w:id="290" w:author="studentcoll" w:date="2026-09-30T14:04:00Z"/>
                <w:color w:val="7030A0"/>
                <w:rPrChange w:id="291" w:author="studentcoll" w:date="2026-09-30T14:06:00Z">
                  <w:rPr>
                    <w:ins w:id="292" w:author="studentcoll" w:date="2026-09-30T14:04:00Z"/>
                  </w:rPr>
                </w:rPrChange>
              </w:rPr>
            </w:pPr>
            <w:ins w:id="293" w:author="studentcoll" w:date="2026-09-30T14:05:00Z">
              <w:r w:rsidRPr="00EE7C5F">
                <w:rPr>
                  <w:color w:val="7030A0"/>
                  <w:rPrChange w:id="294" w:author="studentcoll" w:date="2026-09-30T14:06:00Z">
                    <w:rPr/>
                  </w:rPrChange>
                </w:rPr>
                <w:t>0</w:t>
              </w:r>
            </w:ins>
          </w:p>
        </w:tc>
        <w:tc>
          <w:tcPr>
            <w:tcW w:w="1558" w:type="dxa"/>
          </w:tcPr>
          <w:p w14:paraId="7DFB8EC8" w14:textId="428A8B2B" w:rsidR="00EE7C5F" w:rsidRPr="00EE7C5F" w:rsidRDefault="00EE7C5F" w:rsidP="005E5381">
            <w:pPr>
              <w:pStyle w:val="a3"/>
              <w:rPr>
                <w:ins w:id="295" w:author="studentcoll" w:date="2026-09-30T14:04:00Z"/>
                <w:color w:val="7030A0"/>
                <w:rPrChange w:id="296" w:author="studentcoll" w:date="2026-09-30T14:06:00Z">
                  <w:rPr>
                    <w:ins w:id="297" w:author="studentcoll" w:date="2026-09-30T14:04:00Z"/>
                  </w:rPr>
                </w:rPrChange>
              </w:rPr>
            </w:pPr>
            <w:ins w:id="298" w:author="studentcoll" w:date="2026-09-30T14:05:00Z">
              <w:r w:rsidRPr="00EE7C5F">
                <w:rPr>
                  <w:color w:val="7030A0"/>
                  <w:rPrChange w:id="299" w:author="studentcoll" w:date="2026-09-30T14:06:00Z">
                    <w:rPr/>
                  </w:rPrChange>
                </w:rPr>
                <w:t>1</w:t>
              </w:r>
            </w:ins>
          </w:p>
        </w:tc>
      </w:tr>
    </w:tbl>
    <w:p w14:paraId="37FF5317" w14:textId="77777777" w:rsidR="00DD6A97" w:rsidRDefault="00DD6A97" w:rsidP="005E5381">
      <w:pPr>
        <w:pStyle w:val="a3"/>
        <w:rPr>
          <w:ins w:id="300" w:author="studentcoll" w:date="2026-09-30T13:58:00Z"/>
        </w:rPr>
      </w:pPr>
    </w:p>
    <w:p w14:paraId="3EA49334" w14:textId="77777777" w:rsidR="00EE7C5F" w:rsidRDefault="005E5381" w:rsidP="005E5381">
      <w:pPr>
        <w:pStyle w:val="a3"/>
        <w:rPr>
          <w:ins w:id="301" w:author="studentcoll" w:date="2026-09-30T14:06:00Z"/>
        </w:rPr>
      </w:pPr>
      <w:r>
        <w:lastRenderedPageBreak/>
        <w:br/>
        <w:t>Б4. Запишите логическую функцию, которую реализует схема: два входа A и B подаются на элемент И, результат — на элемент НЕ.</w:t>
      </w:r>
    </w:p>
    <w:p w14:paraId="2072E41D" w14:textId="363D7764" w:rsidR="005E5381" w:rsidRDefault="00EE7C5F" w:rsidP="005E5381">
      <w:pPr>
        <w:pStyle w:val="a3"/>
      </w:pPr>
      <w:proofErr w:type="gramStart"/>
      <w:ins w:id="302" w:author="studentcoll" w:date="2026-09-30T14:06:00Z">
        <w:r w:rsidRPr="00EE7C5F">
          <w:rPr>
            <w:color w:val="7030A0"/>
            <w:rPrChange w:id="303" w:author="studentcoll" w:date="2026-09-30T14:07:00Z">
              <w:rPr/>
            </w:rPrChange>
          </w:rPr>
          <w:t>НЕ(</w:t>
        </w:r>
        <w:proofErr w:type="gramEnd"/>
        <w:r w:rsidRPr="00EE7C5F">
          <w:rPr>
            <w:color w:val="7030A0"/>
            <w:rPrChange w:id="304" w:author="studentcoll" w:date="2026-09-30T14:07:00Z">
              <w:rPr/>
            </w:rPrChange>
          </w:rPr>
          <w:t>А и В)</w:t>
        </w:r>
      </w:ins>
      <w:r w:rsidR="005E5381" w:rsidRPr="00EE7C5F">
        <w:rPr>
          <w:color w:val="7030A0"/>
          <w:rPrChange w:id="305" w:author="studentcoll" w:date="2026-09-30T14:07:00Z">
            <w:rPr/>
          </w:rPrChange>
        </w:rPr>
        <w:br/>
      </w:r>
      <w:r w:rsidR="005E5381"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 w:rsidR="005E5381">
        <w:br/>
      </w:r>
      <w:r w:rsidR="005E5381">
        <w:br/>
        <w:t>---</w:t>
      </w:r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 w:rsidR="005E5381">
        <w:br/>
      </w:r>
      <w:r w:rsidR="005E5381"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 w:rsidR="005E5381">
        <w:br/>
      </w:r>
      <w:r w:rsidR="005E5381"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 w:rsidR="005E5381">
        <w:br/>
      </w:r>
      <w:r w:rsidR="005E5381">
        <w:br/>
      </w:r>
      <w:r w:rsidR="005E5381"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1E04E3"/>
    <w:rsid w:val="005E5381"/>
    <w:rsid w:val="00810A06"/>
    <w:rsid w:val="00DD6A97"/>
    <w:rsid w:val="00EB3C5B"/>
    <w:rsid w:val="00EE7C5F"/>
    <w:rsid w:val="00F1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0A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10A06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DD6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2</cp:revision>
  <dcterms:created xsi:type="dcterms:W3CDTF">2026-09-30T11:37:00Z</dcterms:created>
  <dcterms:modified xsi:type="dcterms:W3CDTF">2026-09-30T11:37:00Z</dcterms:modified>
</cp:coreProperties>
</file>